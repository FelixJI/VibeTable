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16cid w16 w16cex w16sdtdh wp14 pt14">
  <w:body>
    <w:p pt14:Unid="95b251c0353343d6b9e3426d16075923">
      <w:pPr pt14:Unid="98a445de5b1848e9867c8b329e5774e4">
        <w:rPr pt14:Unid="a08b8f17cd2e4663a647e3707bc00bff">
          <w:rFonts w:hint="eastAsia" pt14:Unid="df87d2dc42fc41e4b80ce4b088733897"/>
        </w:rPr>
      </w:pPr>
      <w:del w:author="VibeTable Qualification" w:id="0" w:date="2026-09-05T00:00:00Z">
        <w:r>
          <w:rPr pt14:Unid="6304227e735a406b83698362ef106ec7">
            <w:rFonts w:hint="eastAsia" pt14:Unid="f54d3f0c15ba4db59b4db64d6a3bc935"/>
          </w:rPr>
          <w:delText>合同状态为甲。</w:delText>
        </w:r>
      </w:del>
      <w:ins w:author="VibeTable Qualification" w:id="1" w:date="2026-09-05T00:00:00Z">
        <w:r>
          <w:rPr pt14:Unid="fbcc7891e2674d4a9f0981dbbc66c2fa">
            <w:rFonts w:hint="eastAsia" pt14:Unid="1f1553f07696472a950eee13f05f7c78"/>
          </w:rPr>
          <w:t>合同状态为乙。</w:t>
        </w:r>
      </w:ins>
    </w:p>
    <w:sectPr pt14:Unid="e27b34eb8ca248c1a68097a482d9700d">
      <w:pgSz w:w="11906" w:h="16838" pt14:Unid="1a90caadae054b808d03a5b9dcb31adf"/>
      <w:pgMar w:top="1440" w:right="1800" w:bottom="1440" w:left="1800" w:header="851" w:footer="992" w:gutter="0" pt14:Unid="bf84e409ff2a43ecaa586addb6f69fb4"/>
      <w:cols w:space="425" pt14:Unid="cc12f80b069a4046a551ea2f528fe06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98"/>
    <w:rsid w:val="006A5B5B"/>
    <w:rsid w:val="00824E8E"/>
    <w:rsid w:val="00873E28"/>
    <w:rsid w:val="0092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F98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F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F98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F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F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F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F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920F98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/>
    <w:rsid w:val="00920F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/>
    <w:rsid w:val="00920F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/>
    <w:rsid w:val="00920F98"/>
    <w:rPr>
      <w:rFonts w:cstheme="majorBidi"/>
      <w:color w:val="0F4761" w:themeColor="accent1" w:themeShade="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/>
    <w:rsid w:val="00920F98"/>
    <w:rPr>
      <w:rFonts w:cstheme="majorBidi"/>
      <w:color w:val="0F4761" w:themeColor="accent1" w:themeShade="BF"/>
      <w:sz w:val="24"/>
    </w:rPr>
  </w:style>
  <w:style w:type="character" w:styleId="60" w:customStyle="1">
    <w:name w:val="标题 6 字符"/>
    <w:basedOn w:val="a0"/>
    <w:link w:val="6"/>
    <w:uiPriority w:val="9"/>
    <w:semiHidden/>
    <w:rsid w:val="00920F98"/>
    <w:rPr>
      <w:rFonts w:cstheme="majorBidi"/>
      <w:b/>
      <w:bCs/>
      <w:color w:val="0F4761" w:themeColor="accent1" w:themeShade="BF"/>
    </w:rPr>
  </w:style>
  <w:style w:type="character" w:styleId="70" w:customStyle="1">
    <w:name w:val="标题 7 字符"/>
    <w:basedOn w:val="a0"/>
    <w:link w:val="7"/>
    <w:uiPriority w:val="9"/>
    <w:semiHidden/>
    <w:rsid w:val="00920F98"/>
    <w:rPr>
      <w:rFonts w:cstheme="majorBidi"/>
      <w:b/>
      <w:bCs/>
      <w:color w:val="595959" w:themeColor="text1" w:themeTint="A6"/>
    </w:rPr>
  </w:style>
  <w:style w:type="character" w:styleId="80" w:customStyle="1">
    <w:name w:val="标题 8 字符"/>
    <w:basedOn w:val="a0"/>
    <w:link w:val="8"/>
    <w:uiPriority w:val="9"/>
    <w:semiHidden/>
    <w:rsid w:val="00920F98"/>
    <w:rPr>
      <w:rFonts w:cstheme="majorBidi"/>
      <w:color w:val="595959" w:themeColor="text1" w:themeTint="A6"/>
    </w:rPr>
  </w:style>
  <w:style w:type="character" w:styleId="90" w:customStyle="1">
    <w:name w:val="标题 9 字符"/>
    <w:basedOn w:val="a0"/>
    <w:link w:val="9"/>
    <w:uiPriority w:val="9"/>
    <w:semiHidden/>
    <w:rsid w:val="00920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F98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920F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F98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920F98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F98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 字符"/>
    <w:basedOn w:val="a0"/>
    <w:link w:val="a7"/>
    <w:uiPriority w:val="29"/>
    <w:rsid w:val="00920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F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明显引用 字符"/>
    <w:basedOn w:val="a0"/>
    <w:link w:val="ab"/>
    <w:uiPriority w:val="30"/>
    <w:rsid w:val="00920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3ba21b120f8d45cf" /><Relationship Type="http://schemas.openxmlformats.org/officeDocument/2006/relationships/endnotes" Target="/word/endnotes.xml" Id="R24a4513e24db4cc3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</ap:Words>
  <ap:Characters>7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2026-09-04T16:59:00Z</dcterms:created>
  <dcterms:modified xsi:type="dcterms:W3CDTF">2026-09-04T17:00:00Z</dcterms:modified>
</cp:coreProperties>
</file>