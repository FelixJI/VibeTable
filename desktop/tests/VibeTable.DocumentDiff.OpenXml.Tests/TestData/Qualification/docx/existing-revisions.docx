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01A64" w14:textId="4256A11B" w:rsidR="00824E8E" w:rsidRDefault="00DB367C" w:rsidP="00DB367C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合同金额为</w:t>
      </w:r>
      <w:r>
        <w:rPr>
          <w:rFonts w:ascii="Aptos" w:eastAsia="微软雅黑" w:hAnsi="Aptos" w:hint="eastAsia"/>
        </w:rPr>
        <w:t xml:space="preserve"> </w:t>
      </w:r>
      <w:ins w:id="0" w:author="VibeTable Qualification" w:date="2026-09-04T22:50:00Z">
        <w:r>
          <w:rPr>
            <w:rFonts w:ascii="Aptos" w:eastAsia="微软雅黑" w:hAnsi="Aptos"/>
          </w:rPr>
          <w:t>120</w:t>
        </w:r>
      </w:ins>
      <w:del w:id="1" w:author="VibeTable Qualification" w:date="2026-09-04T22:50:00Z">
        <w:r w:rsidDel="00DB367C">
          <w:rPr>
            <w:rFonts w:ascii="Aptos" w:eastAsia="微软雅黑" w:hAnsi="Aptos" w:hint="eastAsia"/>
          </w:rPr>
          <w:delText>100</w:delText>
        </w:r>
      </w:del>
      <w:r>
        <w:rPr>
          <w:rFonts w:ascii="Aptos" w:eastAsia="微软雅黑" w:hAnsi="Aptos" w:hint="eastAsia"/>
        </w:rPr>
        <w:t xml:space="preserve"> </w:t>
      </w:r>
      <w:r>
        <w:rPr>
          <w:rFonts w:ascii="Aptos" w:eastAsia="微软雅黑" w:hAnsi="Aptos" w:hint="eastAsia"/>
        </w:rPr>
        <w:t>万元。</w:t>
      </w:r>
    </w:p>
    <w:p w14:paraId="5EADAC93" w14:textId="77777777" w:rsidR="00DB367C" w:rsidRPr="00DB367C" w:rsidRDefault="00DB367C" w:rsidP="00DB367C">
      <w:pPr>
        <w:rPr>
          <w:rFonts w:ascii="Aptos" w:eastAsia="微软雅黑" w:hAnsi="Aptos" w:hint="eastAsia"/>
        </w:rPr>
      </w:pPr>
    </w:p>
    <w:sectPr w:rsidR="00DB367C" w:rsidRPr="00DB36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VibeTable Qualification">
    <w15:presenceInfo w15:providerId="VibeTable" w15:userId="qualificatio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67C"/>
    <w:rsid w:val="0030494F"/>
    <w:rsid w:val="006A5B5B"/>
    <w:rsid w:val="00824E8E"/>
    <w:rsid w:val="00DB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E849D"/>
  <w15:chartTrackingRefBased/>
  <w15:docId w15:val="{F3F78024-4595-4767-832E-8AD3A7FE8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36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3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36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36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36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367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36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36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36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36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3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3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36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367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B36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36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36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36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36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3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36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36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3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36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36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36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3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36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367C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DB367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VibeTable Qualification</dc:creator>
  <cp:keywords/>
  <dc:description/>
  <cp:lastModifiedBy>VibeTable Qualification</cp:lastModifiedBy>
  <cp:revision>1</cp:revision>
  <dcterms:created xsi:type="dcterms:W3CDTF">2026-09-04T14:50:00Z</dcterms:created>
  <dcterms:modified xsi:type="dcterms:W3CDTF">2026-09-04T14:50:00Z</dcterms:modified>
</cp:coreProperties>
</file>